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4EA" w:rsidRPr="00727BE7" w:rsidRDefault="004E24EA" w:rsidP="00727BE7">
      <w:pPr>
        <w:pStyle w:val="a4"/>
        <w:spacing w:before="0" w:beforeAutospacing="0" w:after="135" w:afterAutospacing="0"/>
        <w:ind w:left="-491"/>
        <w:jc w:val="both"/>
        <w:rPr>
          <w:b/>
          <w:color w:val="000000"/>
          <w:shd w:val="clear" w:color="auto" w:fill="FFFFFF"/>
        </w:rPr>
      </w:pPr>
      <w:r w:rsidRPr="00727BE7">
        <w:rPr>
          <w:b/>
          <w:color w:val="000000"/>
          <w:shd w:val="clear" w:color="auto" w:fill="FFFFFF"/>
        </w:rPr>
        <w:t xml:space="preserve">Моделирование процесса </w:t>
      </w:r>
      <w:proofErr w:type="spellStart"/>
      <w:r w:rsidRPr="00727BE7">
        <w:rPr>
          <w:b/>
          <w:color w:val="000000"/>
          <w:shd w:val="clear" w:color="auto" w:fill="FFFFFF"/>
        </w:rPr>
        <w:t>индентирования</w:t>
      </w:r>
      <w:proofErr w:type="spellEnd"/>
      <w:r w:rsidRPr="00727BE7">
        <w:rPr>
          <w:b/>
          <w:color w:val="000000"/>
          <w:shd w:val="clear" w:color="auto" w:fill="FFFFFF"/>
        </w:rPr>
        <w:t xml:space="preserve"> для создания базы механических свойств материалов</w:t>
      </w:r>
    </w:p>
    <w:p w:rsidR="004E24EA" w:rsidRPr="00727BE7" w:rsidRDefault="004E24EA" w:rsidP="004E24EA">
      <w:pPr>
        <w:pStyle w:val="a4"/>
        <w:spacing w:before="0" w:beforeAutospacing="0" w:after="135" w:afterAutospacing="0"/>
        <w:ind w:left="-491"/>
        <w:jc w:val="both"/>
        <w:rPr>
          <w:rStyle w:val="a6"/>
          <w:b w:val="0"/>
          <w:iCs/>
        </w:rPr>
      </w:pPr>
      <w:proofErr w:type="spellStart"/>
      <w:r w:rsidRPr="00727BE7">
        <w:rPr>
          <w:rStyle w:val="a6"/>
          <w:b w:val="0"/>
          <w:iCs/>
        </w:rPr>
        <w:t>Боровкова</w:t>
      </w:r>
      <w:proofErr w:type="spellEnd"/>
      <w:r w:rsidRPr="00727BE7">
        <w:rPr>
          <w:rStyle w:val="a6"/>
          <w:b w:val="0"/>
          <w:iCs/>
        </w:rPr>
        <w:t xml:space="preserve"> Татьяна Владимировна, МГТУ им. </w:t>
      </w:r>
      <w:proofErr w:type="spellStart"/>
      <w:r w:rsidRPr="00727BE7">
        <w:rPr>
          <w:rStyle w:val="a6"/>
          <w:b w:val="0"/>
          <w:iCs/>
        </w:rPr>
        <w:t>Н.Э.Баумана</w:t>
      </w:r>
      <w:proofErr w:type="spellEnd"/>
      <w:r w:rsidRPr="00727BE7">
        <w:rPr>
          <w:rStyle w:val="a6"/>
          <w:b w:val="0"/>
          <w:iCs/>
        </w:rPr>
        <w:t xml:space="preserve">, Москва, </w:t>
      </w:r>
      <w:proofErr w:type="spellStart"/>
      <w:r w:rsidRPr="00727BE7">
        <w:rPr>
          <w:rStyle w:val="a6"/>
          <w:b w:val="0"/>
          <w:iCs/>
          <w:lang w:val="en-US"/>
        </w:rPr>
        <w:t>borovkovatv</w:t>
      </w:r>
      <w:proofErr w:type="spellEnd"/>
      <w:r w:rsidRPr="00727BE7">
        <w:rPr>
          <w:rStyle w:val="a6"/>
          <w:b w:val="0"/>
          <w:iCs/>
        </w:rPr>
        <w:t>@</w:t>
      </w:r>
      <w:proofErr w:type="spellStart"/>
      <w:r w:rsidRPr="00727BE7">
        <w:rPr>
          <w:rStyle w:val="a6"/>
          <w:b w:val="0"/>
          <w:iCs/>
          <w:lang w:val="en-US"/>
        </w:rPr>
        <w:t>bmstu</w:t>
      </w:r>
      <w:proofErr w:type="spellEnd"/>
      <w:r w:rsidRPr="00727BE7">
        <w:rPr>
          <w:rStyle w:val="a6"/>
          <w:b w:val="0"/>
          <w:iCs/>
        </w:rPr>
        <w:t>.</w:t>
      </w:r>
      <w:proofErr w:type="spellStart"/>
      <w:r w:rsidRPr="00727BE7">
        <w:rPr>
          <w:rStyle w:val="a6"/>
          <w:b w:val="0"/>
          <w:iCs/>
          <w:lang w:val="en-US"/>
        </w:rPr>
        <w:t>ru</w:t>
      </w:r>
      <w:proofErr w:type="spellEnd"/>
    </w:p>
    <w:p w:rsidR="004E24EA" w:rsidRPr="00727BE7" w:rsidRDefault="004E24EA" w:rsidP="004E24EA">
      <w:pPr>
        <w:pStyle w:val="a4"/>
        <w:spacing w:before="0" w:beforeAutospacing="0" w:after="135" w:afterAutospacing="0"/>
        <w:ind w:left="-491"/>
        <w:jc w:val="both"/>
        <w:rPr>
          <w:rStyle w:val="a6"/>
          <w:b w:val="0"/>
          <w:iCs/>
          <w:lang w:val="en-US"/>
        </w:rPr>
      </w:pPr>
      <w:r w:rsidRPr="00727BE7">
        <w:rPr>
          <w:rStyle w:val="a6"/>
          <w:b w:val="0"/>
          <w:iCs/>
        </w:rPr>
        <w:t xml:space="preserve">Мурашов Михаил Владимирович, </w:t>
      </w:r>
      <w:r w:rsidRPr="00727BE7">
        <w:rPr>
          <w:rStyle w:val="a6"/>
          <w:b w:val="0"/>
          <w:iCs/>
        </w:rPr>
        <w:t xml:space="preserve">МГТУ им. </w:t>
      </w:r>
      <w:proofErr w:type="spellStart"/>
      <w:r w:rsidRPr="00727BE7">
        <w:rPr>
          <w:rStyle w:val="a6"/>
          <w:b w:val="0"/>
          <w:iCs/>
        </w:rPr>
        <w:t>Н.Э.Баумана</w:t>
      </w:r>
      <w:proofErr w:type="spellEnd"/>
      <w:r w:rsidRPr="00727BE7">
        <w:rPr>
          <w:rStyle w:val="a6"/>
          <w:b w:val="0"/>
          <w:iCs/>
        </w:rPr>
        <w:t>, Москва,</w:t>
      </w:r>
      <w:r w:rsidRPr="00727BE7">
        <w:rPr>
          <w:rStyle w:val="a6"/>
          <w:b w:val="0"/>
          <w:iCs/>
        </w:rPr>
        <w:t xml:space="preserve"> </w:t>
      </w:r>
      <w:proofErr w:type="spellStart"/>
      <w:r w:rsidRPr="00727BE7">
        <w:rPr>
          <w:rStyle w:val="a6"/>
          <w:b w:val="0"/>
          <w:iCs/>
          <w:lang w:val="en-US"/>
        </w:rPr>
        <w:t>murashov</w:t>
      </w:r>
      <w:proofErr w:type="spellEnd"/>
      <w:r w:rsidRPr="00727BE7">
        <w:rPr>
          <w:rStyle w:val="a6"/>
          <w:b w:val="0"/>
          <w:iCs/>
        </w:rPr>
        <w:t>@</w:t>
      </w:r>
      <w:proofErr w:type="spellStart"/>
      <w:r w:rsidRPr="00727BE7">
        <w:rPr>
          <w:rStyle w:val="a6"/>
          <w:b w:val="0"/>
          <w:iCs/>
          <w:lang w:val="en-US"/>
        </w:rPr>
        <w:t>bmstu</w:t>
      </w:r>
      <w:proofErr w:type="spellEnd"/>
      <w:r w:rsidRPr="00727BE7">
        <w:rPr>
          <w:rStyle w:val="a6"/>
          <w:b w:val="0"/>
          <w:iCs/>
        </w:rPr>
        <w:t>.</w:t>
      </w:r>
      <w:proofErr w:type="spellStart"/>
      <w:r w:rsidRPr="00727BE7">
        <w:rPr>
          <w:rStyle w:val="a6"/>
          <w:b w:val="0"/>
          <w:iCs/>
          <w:lang w:val="en-US"/>
        </w:rPr>
        <w:t>ru</w:t>
      </w:r>
      <w:proofErr w:type="spellEnd"/>
    </w:p>
    <w:p w:rsidR="004E24EA" w:rsidRPr="00727BE7" w:rsidRDefault="004E24EA" w:rsidP="004E24EA">
      <w:pPr>
        <w:pStyle w:val="a4"/>
        <w:spacing w:before="0" w:beforeAutospacing="0" w:after="135" w:afterAutospacing="0"/>
        <w:ind w:left="-491"/>
        <w:jc w:val="both"/>
        <w:rPr>
          <w:rStyle w:val="a6"/>
          <w:b w:val="0"/>
          <w:iCs/>
        </w:rPr>
      </w:pPr>
      <w:r w:rsidRPr="00727BE7">
        <w:rPr>
          <w:rStyle w:val="a6"/>
          <w:b w:val="0"/>
          <w:iCs/>
        </w:rPr>
        <w:t xml:space="preserve">Григорьев Арсений Романович, </w:t>
      </w:r>
      <w:r w:rsidRPr="00727BE7">
        <w:rPr>
          <w:rStyle w:val="a6"/>
          <w:b w:val="0"/>
          <w:iCs/>
        </w:rPr>
        <w:t xml:space="preserve">МГТУ им. </w:t>
      </w:r>
      <w:proofErr w:type="spellStart"/>
      <w:r w:rsidRPr="00727BE7">
        <w:rPr>
          <w:rStyle w:val="a6"/>
          <w:b w:val="0"/>
          <w:iCs/>
        </w:rPr>
        <w:t>Н.Э.Баумана</w:t>
      </w:r>
      <w:proofErr w:type="spellEnd"/>
      <w:r w:rsidRPr="00727BE7">
        <w:rPr>
          <w:rStyle w:val="a6"/>
          <w:b w:val="0"/>
          <w:iCs/>
        </w:rPr>
        <w:t>, Москва,</w:t>
      </w:r>
      <w:r w:rsidRPr="00727BE7">
        <w:rPr>
          <w:rStyle w:val="a6"/>
          <w:b w:val="0"/>
          <w:iCs/>
        </w:rPr>
        <w:t xml:space="preserve"> grigorev.ar@bmstu.ru</w:t>
      </w:r>
    </w:p>
    <w:p w:rsidR="00727BE7" w:rsidRPr="00727BE7" w:rsidRDefault="004E24EA" w:rsidP="00727BE7">
      <w:pPr>
        <w:pStyle w:val="a4"/>
        <w:spacing w:before="0" w:beforeAutospacing="0" w:after="135" w:afterAutospacing="0"/>
        <w:ind w:left="-491"/>
        <w:jc w:val="both"/>
        <w:rPr>
          <w:rStyle w:val="a6"/>
          <w:b w:val="0"/>
          <w:iCs/>
        </w:rPr>
      </w:pPr>
      <w:proofErr w:type="spellStart"/>
      <w:r w:rsidRPr="00727BE7">
        <w:rPr>
          <w:rStyle w:val="a6"/>
          <w:b w:val="0"/>
          <w:iCs/>
        </w:rPr>
        <w:t>Паротькина</w:t>
      </w:r>
      <w:proofErr w:type="spellEnd"/>
      <w:r w:rsidRPr="00727BE7">
        <w:rPr>
          <w:rStyle w:val="a6"/>
          <w:b w:val="0"/>
          <w:iCs/>
        </w:rPr>
        <w:t xml:space="preserve"> Мария Алексеевна, </w:t>
      </w:r>
      <w:r w:rsidRPr="00727BE7">
        <w:rPr>
          <w:rStyle w:val="a6"/>
          <w:b w:val="0"/>
          <w:iCs/>
        </w:rPr>
        <w:t xml:space="preserve">МГТУ им. </w:t>
      </w:r>
      <w:proofErr w:type="spellStart"/>
      <w:r w:rsidRPr="00727BE7">
        <w:rPr>
          <w:rStyle w:val="a6"/>
          <w:b w:val="0"/>
          <w:iCs/>
        </w:rPr>
        <w:t>Н.Э.Баумана</w:t>
      </w:r>
      <w:proofErr w:type="spellEnd"/>
      <w:r w:rsidRPr="00727BE7">
        <w:rPr>
          <w:rStyle w:val="a6"/>
          <w:b w:val="0"/>
          <w:iCs/>
        </w:rPr>
        <w:t>, Москва,</w:t>
      </w:r>
      <w:r w:rsidRPr="00727BE7">
        <w:rPr>
          <w:rStyle w:val="a6"/>
          <w:b w:val="0"/>
          <w:iCs/>
        </w:rPr>
        <w:t xml:space="preserve"> </w:t>
      </w:r>
      <w:proofErr w:type="spellStart"/>
      <w:r w:rsidRPr="00727BE7">
        <w:rPr>
          <w:rStyle w:val="a6"/>
          <w:b w:val="0"/>
          <w:iCs/>
          <w:lang w:val="en-US"/>
        </w:rPr>
        <w:t>parotkinama</w:t>
      </w:r>
      <w:proofErr w:type="spellEnd"/>
      <w:r w:rsidRPr="00727BE7">
        <w:rPr>
          <w:rStyle w:val="a6"/>
          <w:b w:val="0"/>
          <w:iCs/>
        </w:rPr>
        <w:t>@</w:t>
      </w:r>
      <w:proofErr w:type="spellStart"/>
      <w:r w:rsidRPr="00727BE7">
        <w:rPr>
          <w:rStyle w:val="a6"/>
          <w:b w:val="0"/>
          <w:iCs/>
          <w:lang w:val="en-US"/>
        </w:rPr>
        <w:t>bmstu</w:t>
      </w:r>
      <w:proofErr w:type="spellEnd"/>
      <w:r w:rsidRPr="00727BE7">
        <w:rPr>
          <w:rStyle w:val="a6"/>
          <w:b w:val="0"/>
          <w:iCs/>
        </w:rPr>
        <w:t>.</w:t>
      </w:r>
      <w:proofErr w:type="spellStart"/>
      <w:r w:rsidRPr="00727BE7">
        <w:rPr>
          <w:rStyle w:val="a6"/>
          <w:b w:val="0"/>
          <w:iCs/>
          <w:lang w:val="en-US"/>
        </w:rPr>
        <w:t>ru</w:t>
      </w:r>
      <w:proofErr w:type="spellEnd"/>
    </w:p>
    <w:p w:rsidR="00727BE7" w:rsidRPr="00727BE7" w:rsidRDefault="00873809" w:rsidP="00727BE7">
      <w:pPr>
        <w:pStyle w:val="a4"/>
        <w:spacing w:before="0" w:beforeAutospacing="0" w:after="135" w:afterAutospacing="0"/>
        <w:ind w:left="-491"/>
        <w:jc w:val="both"/>
        <w:rPr>
          <w:rStyle w:val="a6"/>
          <w:b w:val="0"/>
          <w:iCs/>
        </w:rPr>
      </w:pPr>
      <w:r w:rsidRPr="00873809">
        <w:rPr>
          <w:rStyle w:val="a6"/>
          <w:iCs/>
        </w:rPr>
        <w:t>Аннотация</w:t>
      </w:r>
      <w:r>
        <w:rPr>
          <w:rStyle w:val="a6"/>
          <w:b w:val="0"/>
          <w:iCs/>
        </w:rPr>
        <w:t xml:space="preserve">. </w:t>
      </w:r>
      <w:proofErr w:type="gramStart"/>
      <w:r w:rsidR="004E24EA" w:rsidRPr="00727BE7">
        <w:rPr>
          <w:rStyle w:val="a6"/>
          <w:b w:val="0"/>
          <w:iCs/>
        </w:rPr>
        <w:t>О</w:t>
      </w:r>
      <w:proofErr w:type="gramEnd"/>
      <w:r w:rsidR="004E24EA" w:rsidRPr="00727BE7">
        <w:rPr>
          <w:rStyle w:val="a6"/>
          <w:b w:val="0"/>
          <w:iCs/>
        </w:rPr>
        <w:t>писана разработка конечно-элементной модели системы «</w:t>
      </w:r>
      <w:proofErr w:type="spellStart"/>
      <w:r w:rsidR="004E24EA" w:rsidRPr="00727BE7">
        <w:rPr>
          <w:rStyle w:val="a6"/>
          <w:b w:val="0"/>
          <w:iCs/>
        </w:rPr>
        <w:t>индентор</w:t>
      </w:r>
      <w:proofErr w:type="spellEnd"/>
      <w:r w:rsidR="004E24EA" w:rsidRPr="00727BE7">
        <w:rPr>
          <w:rStyle w:val="a6"/>
          <w:b w:val="0"/>
          <w:iCs/>
        </w:rPr>
        <w:t>-образец» с учетом вязкоупругого поведения.  Результаты моделирования сопоставлены с данными  эксперимента для выявления механических свойств материала.</w:t>
      </w:r>
    </w:p>
    <w:p w:rsidR="00727BE7" w:rsidRPr="00727BE7" w:rsidRDefault="00727BE7" w:rsidP="00727BE7">
      <w:pPr>
        <w:pStyle w:val="a4"/>
        <w:spacing w:before="0" w:beforeAutospacing="0" w:after="135" w:afterAutospacing="0"/>
        <w:ind w:left="-491"/>
        <w:jc w:val="both"/>
        <w:rPr>
          <w:rStyle w:val="a6"/>
          <w:b w:val="0"/>
          <w:iCs/>
        </w:rPr>
      </w:pPr>
      <w:r w:rsidRPr="00873809">
        <w:rPr>
          <w:rStyle w:val="a6"/>
          <w:iCs/>
        </w:rPr>
        <w:t>Ключевые слова</w:t>
      </w:r>
      <w:r w:rsidRPr="00727BE7">
        <w:rPr>
          <w:rStyle w:val="a6"/>
          <w:b w:val="0"/>
          <w:iCs/>
        </w:rPr>
        <w:t>: конечно-элементная модель, база данных, моделирование</w:t>
      </w:r>
    </w:p>
    <w:p w:rsidR="00727BE7" w:rsidRPr="00873809" w:rsidRDefault="00727BE7" w:rsidP="00727BE7">
      <w:pPr>
        <w:pStyle w:val="a4"/>
        <w:spacing w:before="0" w:beforeAutospacing="0" w:after="135" w:afterAutospacing="0"/>
        <w:ind w:left="-491"/>
        <w:jc w:val="both"/>
        <w:rPr>
          <w:b/>
          <w:bCs/>
          <w:iCs/>
        </w:rPr>
      </w:pPr>
      <w:bookmarkStart w:id="0" w:name="_GoBack"/>
      <w:r w:rsidRPr="00873809">
        <w:rPr>
          <w:b/>
          <w:bCs/>
        </w:rPr>
        <w:t>Список литературы</w:t>
      </w:r>
      <w:bookmarkEnd w:id="0"/>
    </w:p>
    <w:p w:rsidR="00727BE7" w:rsidRPr="00727BE7" w:rsidRDefault="00727BE7" w:rsidP="00BA3694">
      <w:pPr>
        <w:pStyle w:val="a7"/>
        <w:numPr>
          <w:ilvl w:val="0"/>
          <w:numId w:val="1"/>
        </w:numPr>
        <w:spacing w:after="0" w:line="360" w:lineRule="auto"/>
        <w:ind w:left="-426" w:firstLine="0"/>
        <w:jc w:val="both"/>
        <w:rPr>
          <w:rFonts w:cs="Times New Roman"/>
          <w:sz w:val="24"/>
          <w:szCs w:val="24"/>
        </w:rPr>
      </w:pPr>
      <w:bookmarkStart w:id="1" w:name="_Ref187846325"/>
      <w:r w:rsidRPr="00727BE7">
        <w:rPr>
          <w:rFonts w:cs="Times New Roman"/>
          <w:i/>
          <w:sz w:val="24"/>
          <w:szCs w:val="24"/>
        </w:rPr>
        <w:t>Головин Ю.И.</w:t>
      </w:r>
      <w:r w:rsidRPr="00727BE7">
        <w:rPr>
          <w:rFonts w:cs="Times New Roman"/>
          <w:sz w:val="24"/>
          <w:szCs w:val="24"/>
        </w:rPr>
        <w:t xml:space="preserve"> Введение в </w:t>
      </w:r>
      <w:proofErr w:type="spellStart"/>
      <w:r w:rsidRPr="00727BE7">
        <w:rPr>
          <w:rFonts w:cs="Times New Roman"/>
          <w:sz w:val="24"/>
          <w:szCs w:val="24"/>
        </w:rPr>
        <w:t>нанотехнику</w:t>
      </w:r>
      <w:proofErr w:type="spellEnd"/>
      <w:r w:rsidRPr="00727BE7">
        <w:rPr>
          <w:rFonts w:cs="Times New Roman"/>
          <w:sz w:val="24"/>
          <w:szCs w:val="24"/>
        </w:rPr>
        <w:t>. М</w:t>
      </w:r>
      <w:r w:rsidRPr="00727BE7">
        <w:rPr>
          <w:rFonts w:cs="Times New Roman"/>
          <w:sz w:val="24"/>
          <w:szCs w:val="24"/>
          <w:lang w:val="en-US"/>
        </w:rPr>
        <w:t>.</w:t>
      </w:r>
      <w:r w:rsidRPr="00727BE7">
        <w:rPr>
          <w:rFonts w:cs="Times New Roman"/>
          <w:sz w:val="24"/>
          <w:szCs w:val="24"/>
        </w:rPr>
        <w:t>: Машиностроение, 2007. 496 с.</w:t>
      </w:r>
      <w:bookmarkEnd w:id="1"/>
    </w:p>
    <w:p w:rsidR="00727BE7" w:rsidRPr="00727BE7" w:rsidRDefault="00727BE7" w:rsidP="00BA3694">
      <w:pPr>
        <w:pStyle w:val="a7"/>
        <w:numPr>
          <w:ilvl w:val="0"/>
          <w:numId w:val="1"/>
        </w:numPr>
        <w:spacing w:after="0" w:line="360" w:lineRule="auto"/>
        <w:ind w:left="-426" w:firstLine="0"/>
        <w:jc w:val="both"/>
        <w:rPr>
          <w:ins w:id="2" w:author="tatjana" w:date="2025-09-16T16:54:00Z"/>
          <w:rFonts w:cs="Times New Roman"/>
          <w:sz w:val="24"/>
          <w:szCs w:val="24"/>
          <w:lang w:val="en-US"/>
          <w:rPrChange w:id="3" w:author="tatjana" w:date="2025-09-16T16:54:00Z">
            <w:rPr>
              <w:ins w:id="4" w:author="tatjana" w:date="2025-09-16T16:54:00Z"/>
              <w:rFonts w:cs="Times New Roman"/>
              <w:szCs w:val="28"/>
            </w:rPr>
          </w:rPrChange>
        </w:rPr>
        <w:pPrChange w:id="5" w:author="tatjana" w:date="2025-09-17T11:56:00Z">
          <w:pPr>
            <w:pStyle w:val="a7"/>
            <w:numPr>
              <w:numId w:val="1"/>
            </w:numPr>
            <w:spacing w:line="360" w:lineRule="auto"/>
            <w:ind w:left="1068" w:hanging="360"/>
            <w:jc w:val="both"/>
          </w:pPr>
        </w:pPrChange>
      </w:pPr>
      <w:proofErr w:type="spellStart"/>
      <w:ins w:id="6" w:author="tatjana" w:date="2025-09-16T16:49:00Z">
        <w:r w:rsidRPr="00727BE7">
          <w:rPr>
            <w:rFonts w:cs="Times New Roman"/>
            <w:i/>
            <w:sz w:val="24"/>
            <w:szCs w:val="24"/>
            <w:lang w:val="en-US"/>
          </w:rPr>
          <w:t>Syngellakis</w:t>
        </w:r>
      </w:ins>
      <w:proofErr w:type="spellEnd"/>
      <w:r w:rsidRPr="00727BE7">
        <w:rPr>
          <w:rFonts w:cs="Times New Roman"/>
          <w:i/>
          <w:sz w:val="24"/>
          <w:szCs w:val="24"/>
          <w:lang w:val="en-US"/>
        </w:rPr>
        <w:t xml:space="preserve"> </w:t>
      </w:r>
      <w:ins w:id="7" w:author="tatjana" w:date="2025-09-16T16:49:00Z">
        <w:r w:rsidRPr="00727BE7">
          <w:rPr>
            <w:rFonts w:cs="Times New Roman"/>
            <w:i/>
            <w:sz w:val="24"/>
            <w:szCs w:val="24"/>
            <w:lang w:val="en-US"/>
          </w:rPr>
          <w:t xml:space="preserve">S., </w:t>
        </w:r>
        <w:proofErr w:type="spellStart"/>
        <w:r w:rsidRPr="00727BE7">
          <w:rPr>
            <w:rFonts w:cs="Times New Roman"/>
            <w:i/>
            <w:sz w:val="24"/>
            <w:szCs w:val="24"/>
            <w:lang w:val="en-US"/>
          </w:rPr>
          <w:t>Habbab</w:t>
        </w:r>
      </w:ins>
      <w:proofErr w:type="spellEnd"/>
      <w:r w:rsidRPr="00727BE7">
        <w:rPr>
          <w:rFonts w:cs="Times New Roman"/>
          <w:i/>
          <w:sz w:val="24"/>
          <w:szCs w:val="24"/>
          <w:lang w:val="en-US"/>
        </w:rPr>
        <w:t xml:space="preserve"> </w:t>
      </w:r>
      <w:ins w:id="8" w:author="tatjana" w:date="2025-09-16T16:49:00Z">
        <w:r w:rsidRPr="00727BE7">
          <w:rPr>
            <w:rFonts w:cs="Times New Roman"/>
            <w:i/>
            <w:sz w:val="24"/>
            <w:szCs w:val="24"/>
            <w:lang w:val="en-US"/>
          </w:rPr>
          <w:t>H., Mellor</w:t>
        </w:r>
      </w:ins>
      <w:r w:rsidRPr="00727BE7">
        <w:rPr>
          <w:rFonts w:cs="Times New Roman"/>
          <w:i/>
          <w:sz w:val="24"/>
          <w:szCs w:val="24"/>
          <w:lang w:val="en-US"/>
        </w:rPr>
        <w:t xml:space="preserve"> </w:t>
      </w:r>
      <w:ins w:id="9" w:author="tatjana" w:date="2025-09-16T16:49:00Z">
        <w:r w:rsidRPr="00727BE7">
          <w:rPr>
            <w:rFonts w:cs="Times New Roman"/>
            <w:i/>
            <w:sz w:val="24"/>
            <w:szCs w:val="24"/>
            <w:lang w:val="en-US"/>
          </w:rPr>
          <w:t>B.</w:t>
        </w:r>
        <w:r w:rsidRPr="00727BE7">
          <w:rPr>
            <w:rFonts w:cs="Times New Roman"/>
            <w:sz w:val="24"/>
            <w:szCs w:val="24"/>
            <w:lang w:val="en-US"/>
          </w:rPr>
          <w:t xml:space="preserve"> Finite element simulation of spherical indentation experiments </w:t>
        </w:r>
      </w:ins>
      <w:r w:rsidRPr="00727BE7">
        <w:rPr>
          <w:rFonts w:cs="Times New Roman"/>
          <w:sz w:val="24"/>
          <w:szCs w:val="24"/>
          <w:lang w:val="en-US"/>
        </w:rPr>
        <w:t xml:space="preserve">// </w:t>
      </w:r>
      <w:proofErr w:type="gramStart"/>
      <w:r w:rsidRPr="00727BE7">
        <w:rPr>
          <w:rFonts w:cs="Times New Roman"/>
          <w:sz w:val="24"/>
          <w:szCs w:val="24"/>
          <w:lang w:val="en-US"/>
        </w:rPr>
        <w:t>T</w:t>
      </w:r>
      <w:ins w:id="10" w:author="tatjana" w:date="2025-09-16T16:49:00Z">
        <w:r w:rsidRPr="00727BE7">
          <w:rPr>
            <w:rFonts w:cs="Times New Roman"/>
            <w:sz w:val="24"/>
            <w:szCs w:val="24"/>
            <w:lang w:val="en-US"/>
          </w:rPr>
          <w:t>he</w:t>
        </w:r>
        <w:proofErr w:type="gramEnd"/>
        <w:r w:rsidRPr="00727BE7">
          <w:rPr>
            <w:rFonts w:cs="Times New Roman"/>
            <w:sz w:val="24"/>
            <w:szCs w:val="24"/>
            <w:lang w:val="en-US"/>
          </w:rPr>
          <w:t xml:space="preserve"> international journal of computational methods and experimental measurements 6(4), 749–763 (2017).</w:t>
        </w:r>
      </w:ins>
    </w:p>
    <w:p w:rsidR="00727BE7" w:rsidRPr="00727BE7" w:rsidRDefault="00727BE7" w:rsidP="00BA3694">
      <w:pPr>
        <w:pStyle w:val="a7"/>
        <w:numPr>
          <w:ilvl w:val="0"/>
          <w:numId w:val="1"/>
        </w:numPr>
        <w:spacing w:after="0" w:line="360" w:lineRule="auto"/>
        <w:ind w:left="-426" w:firstLine="0"/>
        <w:jc w:val="both"/>
        <w:rPr>
          <w:rFonts w:cs="Times New Roman"/>
          <w:sz w:val="24"/>
          <w:szCs w:val="24"/>
        </w:rPr>
      </w:pPr>
      <w:r w:rsidRPr="00727BE7">
        <w:rPr>
          <w:rFonts w:cs="Times New Roman"/>
          <w:sz w:val="24"/>
          <w:szCs w:val="24"/>
          <w:lang w:val="en-US"/>
        </w:rPr>
        <w:t xml:space="preserve"> </w:t>
      </w:r>
      <w:r w:rsidRPr="00727BE7">
        <w:rPr>
          <w:rFonts w:cs="Times New Roman"/>
          <w:i/>
          <w:sz w:val="24"/>
          <w:szCs w:val="24"/>
        </w:rPr>
        <w:t>Мурашов М. В.</w:t>
      </w:r>
      <w:r w:rsidRPr="00727BE7">
        <w:rPr>
          <w:rFonts w:cs="Times New Roman"/>
          <w:sz w:val="24"/>
          <w:szCs w:val="24"/>
        </w:rPr>
        <w:t xml:space="preserve"> Численное моделирование термомеханического контакта упрочненных шероховатых поверхностей: </w:t>
      </w:r>
      <w:proofErr w:type="spellStart"/>
      <w:r w:rsidRPr="00727BE7">
        <w:rPr>
          <w:rFonts w:cs="Times New Roman"/>
          <w:sz w:val="24"/>
          <w:szCs w:val="24"/>
        </w:rPr>
        <w:t>Дис</w:t>
      </w:r>
      <w:proofErr w:type="spellEnd"/>
      <w:r w:rsidRPr="00727BE7">
        <w:rPr>
          <w:rFonts w:cs="Times New Roman"/>
          <w:sz w:val="24"/>
          <w:szCs w:val="24"/>
        </w:rPr>
        <w:t xml:space="preserve">. ... д-ра </w:t>
      </w:r>
      <w:proofErr w:type="spellStart"/>
      <w:r w:rsidRPr="00727BE7">
        <w:rPr>
          <w:rFonts w:cs="Times New Roman"/>
          <w:sz w:val="24"/>
          <w:szCs w:val="24"/>
        </w:rPr>
        <w:t>техн</w:t>
      </w:r>
      <w:proofErr w:type="spellEnd"/>
      <w:r w:rsidRPr="00727BE7">
        <w:rPr>
          <w:rFonts w:cs="Times New Roman"/>
          <w:sz w:val="24"/>
          <w:szCs w:val="24"/>
        </w:rPr>
        <w:t>. наук. М., 2020. 324 c.</w:t>
      </w:r>
    </w:p>
    <w:p w:rsidR="00727BE7" w:rsidRDefault="00727BE7" w:rsidP="004E24EA">
      <w:pPr>
        <w:pStyle w:val="a7"/>
        <w:numPr>
          <w:ilvl w:val="0"/>
          <w:numId w:val="1"/>
        </w:numPr>
        <w:spacing w:line="360" w:lineRule="auto"/>
        <w:ind w:left="-426" w:firstLine="0"/>
        <w:jc w:val="both"/>
        <w:rPr>
          <w:rFonts w:cs="Times New Roman"/>
          <w:sz w:val="24"/>
          <w:szCs w:val="24"/>
        </w:rPr>
      </w:pPr>
      <w:r w:rsidRPr="00727BE7">
        <w:rPr>
          <w:rFonts w:cs="Times New Roman"/>
          <w:sz w:val="24"/>
          <w:szCs w:val="24"/>
        </w:rPr>
        <w:t xml:space="preserve"> </w:t>
      </w:r>
      <w:r w:rsidRPr="00727BE7">
        <w:rPr>
          <w:rFonts w:cs="Times New Roman"/>
          <w:i/>
          <w:sz w:val="24"/>
          <w:szCs w:val="24"/>
        </w:rPr>
        <w:t>Выдрин А.В., Красиков А.В., Корсаков А.А., Гейм Е.А.</w:t>
      </w:r>
      <w:r w:rsidRPr="00727BE7">
        <w:rPr>
          <w:rFonts w:cs="Times New Roman"/>
          <w:sz w:val="24"/>
          <w:szCs w:val="24"/>
        </w:rPr>
        <w:t xml:space="preserve"> Функциональные свойства сопротивления пластической деформации стали 12Х18Н10Т // Известия вузов. Черная металлургия. 2024. 67(6):665–670. </w:t>
      </w:r>
      <w:r w:rsidRPr="00727BE7">
        <w:rPr>
          <w:rFonts w:cs="Times New Roman"/>
          <w:sz w:val="24"/>
          <w:szCs w:val="24"/>
          <w:lang w:val="en-US"/>
        </w:rPr>
        <w:t>https</w:t>
      </w:r>
      <w:r w:rsidRPr="00727BE7">
        <w:rPr>
          <w:rFonts w:cs="Times New Roman"/>
          <w:sz w:val="24"/>
          <w:szCs w:val="24"/>
          <w:rPrChange w:id="11" w:author="tatjana" w:date="2025-09-17T16:24:00Z">
            <w:rPr>
              <w:rFonts w:cs="Times New Roman"/>
              <w:szCs w:val="28"/>
              <w:lang w:val="en-US"/>
            </w:rPr>
          </w:rPrChange>
        </w:rPr>
        <w:t>://</w:t>
      </w:r>
      <w:proofErr w:type="spellStart"/>
      <w:r w:rsidRPr="00727BE7">
        <w:rPr>
          <w:rFonts w:cs="Times New Roman"/>
          <w:sz w:val="24"/>
          <w:szCs w:val="24"/>
          <w:lang w:val="en-US"/>
        </w:rPr>
        <w:t>doi</w:t>
      </w:r>
      <w:proofErr w:type="spellEnd"/>
      <w:r w:rsidRPr="00727BE7">
        <w:rPr>
          <w:rFonts w:cs="Times New Roman"/>
          <w:sz w:val="24"/>
          <w:szCs w:val="24"/>
          <w:rPrChange w:id="12" w:author="tatjana" w:date="2025-09-17T16:24:00Z">
            <w:rPr>
              <w:rFonts w:cs="Times New Roman"/>
              <w:szCs w:val="28"/>
              <w:lang w:val="en-US"/>
            </w:rPr>
          </w:rPrChange>
        </w:rPr>
        <w:t>.</w:t>
      </w:r>
      <w:r w:rsidRPr="00727BE7">
        <w:rPr>
          <w:rFonts w:cs="Times New Roman"/>
          <w:sz w:val="24"/>
          <w:szCs w:val="24"/>
          <w:lang w:val="en-US"/>
        </w:rPr>
        <w:t>org</w:t>
      </w:r>
      <w:r w:rsidRPr="00727BE7">
        <w:rPr>
          <w:rFonts w:cs="Times New Roman"/>
          <w:sz w:val="24"/>
          <w:szCs w:val="24"/>
          <w:rPrChange w:id="13" w:author="tatjana" w:date="2025-09-17T16:24:00Z">
            <w:rPr>
              <w:rFonts w:cs="Times New Roman"/>
              <w:szCs w:val="28"/>
              <w:lang w:val="en-US"/>
            </w:rPr>
          </w:rPrChange>
        </w:rPr>
        <w:t>/10.17073/0368-0797-2024-6-665-670</w:t>
      </w:r>
    </w:p>
    <w:p w:rsidR="00BA3694" w:rsidRDefault="00BA3694" w:rsidP="00BA3694">
      <w:pPr>
        <w:pStyle w:val="a7"/>
        <w:spacing w:line="360" w:lineRule="auto"/>
        <w:ind w:left="-426"/>
        <w:jc w:val="both"/>
        <w:rPr>
          <w:rStyle w:val="a6"/>
          <w:rFonts w:cs="Times New Roman"/>
          <w:bCs w:val="0"/>
          <w:sz w:val="24"/>
          <w:szCs w:val="24"/>
        </w:rPr>
      </w:pPr>
      <w:r w:rsidRPr="00BA3694">
        <w:rPr>
          <w:rStyle w:val="a6"/>
          <w:rFonts w:cs="Times New Roman"/>
          <w:bCs w:val="0"/>
          <w:sz w:val="24"/>
          <w:szCs w:val="24"/>
          <w:lang w:val="en-US"/>
        </w:rPr>
        <w:t>Modeling the indentation process for the creation of basic mechanical materials</w:t>
      </w:r>
    </w:p>
    <w:p w:rsidR="00BA3694" w:rsidRDefault="00BA3694" w:rsidP="00BA3694">
      <w:pPr>
        <w:pStyle w:val="a7"/>
        <w:spacing w:line="360" w:lineRule="auto"/>
        <w:ind w:left="-426"/>
        <w:jc w:val="both"/>
        <w:rPr>
          <w:rStyle w:val="a6"/>
          <w:b w:val="0"/>
          <w:iCs/>
          <w:sz w:val="24"/>
          <w:szCs w:val="24"/>
          <w:lang w:val="en-US"/>
        </w:rPr>
      </w:pPr>
      <w:r w:rsidRPr="00BA3694">
        <w:rPr>
          <w:rStyle w:val="a6"/>
          <w:rFonts w:cs="Times New Roman"/>
          <w:bCs w:val="0"/>
          <w:sz w:val="24"/>
          <w:szCs w:val="24"/>
          <w:lang w:val="en-US"/>
        </w:rPr>
        <w:t xml:space="preserve">Tatyana </w:t>
      </w:r>
      <w:proofErr w:type="spellStart"/>
      <w:r w:rsidRPr="00BA3694">
        <w:rPr>
          <w:rStyle w:val="a6"/>
          <w:rFonts w:cs="Times New Roman"/>
          <w:bCs w:val="0"/>
          <w:sz w:val="24"/>
          <w:szCs w:val="24"/>
          <w:lang w:val="en-US"/>
        </w:rPr>
        <w:t>Vladimirovna</w:t>
      </w:r>
      <w:proofErr w:type="spellEnd"/>
      <w:r w:rsidRPr="00BA3694">
        <w:rPr>
          <w:rStyle w:val="a6"/>
          <w:rFonts w:cs="Times New Roman"/>
          <w:bCs w:val="0"/>
          <w:sz w:val="24"/>
          <w:szCs w:val="24"/>
          <w:lang w:val="en-US"/>
        </w:rPr>
        <w:t xml:space="preserve"> </w:t>
      </w:r>
      <w:proofErr w:type="spellStart"/>
      <w:r w:rsidRPr="00BA3694">
        <w:rPr>
          <w:rStyle w:val="a6"/>
          <w:rFonts w:cs="Times New Roman"/>
          <w:bCs w:val="0"/>
          <w:sz w:val="24"/>
          <w:szCs w:val="24"/>
          <w:lang w:val="en-US"/>
        </w:rPr>
        <w:t>Borovkova</w:t>
      </w:r>
      <w:proofErr w:type="spellEnd"/>
      <w:r w:rsidRPr="00BA3694">
        <w:rPr>
          <w:rStyle w:val="a6"/>
          <w:rFonts w:cs="Times New Roman"/>
          <w:bCs w:val="0"/>
          <w:sz w:val="24"/>
          <w:szCs w:val="24"/>
          <w:lang w:val="en-US"/>
        </w:rPr>
        <w:t xml:space="preserve">, </w:t>
      </w:r>
      <w:r w:rsidRPr="000E39D3">
        <w:rPr>
          <w:rFonts w:cs="Times New Roman"/>
          <w:color w:val="000000"/>
          <w:sz w:val="24"/>
          <w:szCs w:val="24"/>
          <w:lang w:val="en-US"/>
        </w:rPr>
        <w:t>Bauman Moscow State Technical University</w:t>
      </w:r>
      <w:r w:rsidRPr="000E39D3">
        <w:rPr>
          <w:rFonts w:cs="Times New Roman"/>
          <w:color w:val="000000"/>
          <w:sz w:val="24"/>
          <w:szCs w:val="24"/>
          <w:lang w:val="en-US"/>
        </w:rPr>
        <w:t xml:space="preserve">, </w:t>
      </w:r>
      <w:r w:rsidRPr="000E39D3">
        <w:rPr>
          <w:rFonts w:cs="Times New Roman"/>
          <w:color w:val="000000"/>
          <w:sz w:val="24"/>
          <w:szCs w:val="24"/>
          <w:lang w:val="en-US"/>
        </w:rPr>
        <w:t>Moscow</w:t>
      </w:r>
      <w:r>
        <w:rPr>
          <w:rFonts w:cs="Times New Roman"/>
          <w:color w:val="000000"/>
          <w:szCs w:val="28"/>
          <w:lang w:val="en-US"/>
        </w:rPr>
        <w:t xml:space="preserve">, </w:t>
      </w:r>
      <w:r w:rsidRPr="00727BE7">
        <w:rPr>
          <w:rStyle w:val="a6"/>
          <w:b w:val="0"/>
          <w:iCs/>
          <w:sz w:val="24"/>
          <w:szCs w:val="24"/>
          <w:lang w:val="en-US"/>
        </w:rPr>
        <w:t>borovkovatv</w:t>
      </w:r>
      <w:r w:rsidRPr="00BA3694">
        <w:rPr>
          <w:rStyle w:val="a6"/>
          <w:b w:val="0"/>
          <w:iCs/>
          <w:sz w:val="24"/>
          <w:szCs w:val="24"/>
          <w:lang w:val="en-US"/>
        </w:rPr>
        <w:t>@</w:t>
      </w:r>
      <w:r w:rsidRPr="00727BE7">
        <w:rPr>
          <w:rStyle w:val="a6"/>
          <w:b w:val="0"/>
          <w:iCs/>
          <w:sz w:val="24"/>
          <w:szCs w:val="24"/>
          <w:lang w:val="en-US"/>
        </w:rPr>
        <w:t>bmstu</w:t>
      </w:r>
      <w:r w:rsidRPr="00BA3694">
        <w:rPr>
          <w:rStyle w:val="a6"/>
          <w:b w:val="0"/>
          <w:iCs/>
          <w:sz w:val="24"/>
          <w:szCs w:val="24"/>
          <w:lang w:val="en-US"/>
        </w:rPr>
        <w:t>.</w:t>
      </w:r>
      <w:r w:rsidRPr="00727BE7">
        <w:rPr>
          <w:rStyle w:val="a6"/>
          <w:b w:val="0"/>
          <w:iCs/>
          <w:sz w:val="24"/>
          <w:szCs w:val="24"/>
          <w:lang w:val="en-US"/>
        </w:rPr>
        <w:t>ru</w:t>
      </w:r>
      <w:r>
        <w:rPr>
          <w:rStyle w:val="a6"/>
          <w:b w:val="0"/>
          <w:iCs/>
          <w:sz w:val="24"/>
          <w:szCs w:val="24"/>
          <w:lang w:val="en-US"/>
        </w:rPr>
        <w:t xml:space="preserve">; </w:t>
      </w:r>
    </w:p>
    <w:p w:rsidR="00BA3694" w:rsidRDefault="00BA3694" w:rsidP="00BA3694">
      <w:pPr>
        <w:pStyle w:val="a7"/>
        <w:spacing w:line="360" w:lineRule="auto"/>
        <w:ind w:left="-426"/>
        <w:jc w:val="both"/>
        <w:rPr>
          <w:rStyle w:val="a6"/>
          <w:b w:val="0"/>
          <w:iCs/>
          <w:sz w:val="24"/>
          <w:szCs w:val="24"/>
          <w:lang w:val="en-US"/>
        </w:rPr>
      </w:pPr>
      <w:r w:rsidRPr="00BA3694">
        <w:rPr>
          <w:rStyle w:val="a6"/>
          <w:iCs/>
          <w:sz w:val="24"/>
          <w:szCs w:val="24"/>
          <w:lang w:val="en-US"/>
        </w:rPr>
        <w:t xml:space="preserve">Mikhail Vladimirovich </w:t>
      </w:r>
      <w:proofErr w:type="spellStart"/>
      <w:r w:rsidRPr="00BA3694">
        <w:rPr>
          <w:rStyle w:val="a6"/>
          <w:iCs/>
          <w:sz w:val="24"/>
          <w:szCs w:val="24"/>
          <w:lang w:val="en-US"/>
        </w:rPr>
        <w:t>Murashov</w:t>
      </w:r>
      <w:proofErr w:type="spellEnd"/>
      <w:r>
        <w:rPr>
          <w:rStyle w:val="a6"/>
          <w:iCs/>
          <w:sz w:val="24"/>
          <w:szCs w:val="24"/>
          <w:lang w:val="en-US"/>
        </w:rPr>
        <w:t xml:space="preserve">, </w:t>
      </w:r>
      <w:r w:rsidRPr="00BA3694">
        <w:rPr>
          <w:rFonts w:cs="Times New Roman"/>
          <w:color w:val="000000"/>
          <w:sz w:val="24"/>
          <w:szCs w:val="24"/>
          <w:lang w:val="en-US"/>
        </w:rPr>
        <w:t>Bauman Moscow State Technical University, Moscow</w:t>
      </w:r>
      <w:r>
        <w:rPr>
          <w:rFonts w:cs="Times New Roman"/>
          <w:color w:val="000000"/>
          <w:szCs w:val="28"/>
          <w:lang w:val="en-US"/>
        </w:rPr>
        <w:t>,</w:t>
      </w:r>
      <w:r>
        <w:rPr>
          <w:rFonts w:cs="Times New Roman"/>
          <w:color w:val="000000"/>
          <w:szCs w:val="28"/>
          <w:lang w:val="en-US"/>
        </w:rPr>
        <w:t xml:space="preserve"> </w:t>
      </w:r>
      <w:r w:rsidRPr="00727BE7">
        <w:rPr>
          <w:rStyle w:val="a6"/>
          <w:b w:val="0"/>
          <w:iCs/>
          <w:sz w:val="24"/>
          <w:szCs w:val="24"/>
          <w:lang w:val="en-US"/>
        </w:rPr>
        <w:t>murashov</w:t>
      </w:r>
      <w:r w:rsidRPr="00BA3694">
        <w:rPr>
          <w:rStyle w:val="a6"/>
          <w:b w:val="0"/>
          <w:iCs/>
          <w:sz w:val="24"/>
          <w:szCs w:val="24"/>
          <w:lang w:val="en-US"/>
        </w:rPr>
        <w:t>@</w:t>
      </w:r>
      <w:r w:rsidRPr="00727BE7">
        <w:rPr>
          <w:rStyle w:val="a6"/>
          <w:b w:val="0"/>
          <w:iCs/>
          <w:sz w:val="24"/>
          <w:szCs w:val="24"/>
          <w:lang w:val="en-US"/>
        </w:rPr>
        <w:t>bmstu</w:t>
      </w:r>
      <w:r w:rsidRPr="00BA3694">
        <w:rPr>
          <w:rStyle w:val="a6"/>
          <w:b w:val="0"/>
          <w:iCs/>
          <w:sz w:val="24"/>
          <w:szCs w:val="24"/>
          <w:lang w:val="en-US"/>
        </w:rPr>
        <w:t>.</w:t>
      </w:r>
      <w:r w:rsidRPr="00727BE7">
        <w:rPr>
          <w:rStyle w:val="a6"/>
          <w:b w:val="0"/>
          <w:iCs/>
          <w:sz w:val="24"/>
          <w:szCs w:val="24"/>
          <w:lang w:val="en-US"/>
        </w:rPr>
        <w:t>ru</w:t>
      </w:r>
      <w:r>
        <w:rPr>
          <w:rStyle w:val="a6"/>
          <w:b w:val="0"/>
          <w:iCs/>
          <w:sz w:val="24"/>
          <w:szCs w:val="24"/>
          <w:lang w:val="en-US"/>
        </w:rPr>
        <w:t xml:space="preserve">; </w:t>
      </w:r>
    </w:p>
    <w:p w:rsidR="00BA3694" w:rsidRDefault="00BA3694" w:rsidP="00BA3694">
      <w:pPr>
        <w:pStyle w:val="a7"/>
        <w:spacing w:line="360" w:lineRule="auto"/>
        <w:ind w:left="-426"/>
        <w:jc w:val="both"/>
        <w:rPr>
          <w:rStyle w:val="a6"/>
          <w:b w:val="0"/>
          <w:iCs/>
          <w:sz w:val="24"/>
          <w:szCs w:val="24"/>
          <w:lang w:val="en-US"/>
        </w:rPr>
      </w:pPr>
      <w:r w:rsidRPr="00BA3694">
        <w:rPr>
          <w:rStyle w:val="a6"/>
          <w:iCs/>
          <w:sz w:val="24"/>
          <w:szCs w:val="24"/>
          <w:lang w:val="en-US"/>
        </w:rPr>
        <w:t xml:space="preserve">Arseniy </w:t>
      </w:r>
      <w:proofErr w:type="spellStart"/>
      <w:r w:rsidRPr="00BA3694">
        <w:rPr>
          <w:rStyle w:val="a6"/>
          <w:iCs/>
          <w:sz w:val="24"/>
          <w:szCs w:val="24"/>
          <w:lang w:val="en-US"/>
        </w:rPr>
        <w:t>Romanovich</w:t>
      </w:r>
      <w:proofErr w:type="spellEnd"/>
      <w:r w:rsidRPr="00BA3694">
        <w:rPr>
          <w:rStyle w:val="a6"/>
          <w:iCs/>
          <w:sz w:val="24"/>
          <w:szCs w:val="24"/>
          <w:lang w:val="en-US"/>
        </w:rPr>
        <w:t xml:space="preserve"> </w:t>
      </w:r>
      <w:proofErr w:type="spellStart"/>
      <w:r w:rsidRPr="00BA3694">
        <w:rPr>
          <w:rStyle w:val="a6"/>
          <w:iCs/>
          <w:sz w:val="24"/>
          <w:szCs w:val="24"/>
          <w:lang w:val="en-US"/>
        </w:rPr>
        <w:t>Grigoryev</w:t>
      </w:r>
      <w:proofErr w:type="spellEnd"/>
      <w:r>
        <w:rPr>
          <w:rStyle w:val="a6"/>
          <w:iCs/>
          <w:sz w:val="24"/>
          <w:szCs w:val="24"/>
          <w:lang w:val="en-US"/>
        </w:rPr>
        <w:t xml:space="preserve">, </w:t>
      </w:r>
      <w:r w:rsidRPr="00BA3694">
        <w:rPr>
          <w:rStyle w:val="a6"/>
          <w:b w:val="0"/>
          <w:iCs/>
          <w:sz w:val="24"/>
          <w:szCs w:val="24"/>
          <w:lang w:val="en-US"/>
        </w:rPr>
        <w:t>Bauman Moscow State Technical University, Moscow</w:t>
      </w:r>
      <w:r w:rsidR="000E39D3" w:rsidRPr="000E39D3">
        <w:rPr>
          <w:rStyle w:val="a6"/>
          <w:b w:val="0"/>
          <w:iCs/>
          <w:sz w:val="24"/>
          <w:szCs w:val="24"/>
          <w:lang w:val="en-US"/>
        </w:rPr>
        <w:t>,</w:t>
      </w:r>
      <w:r>
        <w:rPr>
          <w:rStyle w:val="a6"/>
          <w:b w:val="0"/>
          <w:iCs/>
          <w:sz w:val="24"/>
          <w:szCs w:val="24"/>
          <w:lang w:val="en-US"/>
        </w:rPr>
        <w:t xml:space="preserve"> </w:t>
      </w:r>
      <w:r w:rsidRPr="00BA3694">
        <w:rPr>
          <w:rStyle w:val="a6"/>
          <w:b w:val="0"/>
          <w:iCs/>
          <w:sz w:val="24"/>
          <w:szCs w:val="24"/>
          <w:lang w:val="en-US"/>
        </w:rPr>
        <w:t>grigorev.ar@bmstu.ru</w:t>
      </w:r>
    </w:p>
    <w:p w:rsidR="00BA3694" w:rsidRDefault="00BA3694" w:rsidP="00BA3694">
      <w:pPr>
        <w:pStyle w:val="a7"/>
        <w:spacing w:line="360" w:lineRule="auto"/>
        <w:ind w:left="-426"/>
        <w:jc w:val="both"/>
        <w:rPr>
          <w:rStyle w:val="a6"/>
          <w:b w:val="0"/>
          <w:iCs/>
          <w:sz w:val="24"/>
          <w:szCs w:val="24"/>
        </w:rPr>
      </w:pPr>
      <w:r w:rsidRPr="000E39D3">
        <w:rPr>
          <w:rStyle w:val="a6"/>
          <w:rFonts w:cs="Times New Roman"/>
          <w:bCs w:val="0"/>
          <w:sz w:val="24"/>
          <w:szCs w:val="24"/>
          <w:lang w:val="en-US"/>
        </w:rPr>
        <w:t xml:space="preserve">Maria </w:t>
      </w:r>
      <w:proofErr w:type="spellStart"/>
      <w:r w:rsidRPr="000E39D3">
        <w:rPr>
          <w:rStyle w:val="a6"/>
          <w:rFonts w:cs="Times New Roman"/>
          <w:bCs w:val="0"/>
          <w:sz w:val="24"/>
          <w:szCs w:val="24"/>
          <w:lang w:val="en-US"/>
        </w:rPr>
        <w:t>Alekseevna</w:t>
      </w:r>
      <w:proofErr w:type="spellEnd"/>
      <w:r w:rsidRPr="000E39D3">
        <w:rPr>
          <w:rStyle w:val="a6"/>
          <w:rFonts w:cs="Times New Roman"/>
          <w:bCs w:val="0"/>
          <w:sz w:val="24"/>
          <w:szCs w:val="24"/>
          <w:lang w:val="en-US"/>
        </w:rPr>
        <w:t xml:space="preserve"> </w:t>
      </w:r>
      <w:proofErr w:type="spellStart"/>
      <w:r w:rsidRPr="000E39D3">
        <w:rPr>
          <w:rStyle w:val="a6"/>
          <w:rFonts w:cs="Times New Roman"/>
          <w:bCs w:val="0"/>
          <w:sz w:val="24"/>
          <w:szCs w:val="24"/>
          <w:lang w:val="en-US"/>
        </w:rPr>
        <w:t>Parotkina</w:t>
      </w:r>
      <w:proofErr w:type="spellEnd"/>
      <w:r w:rsidRPr="000E39D3">
        <w:rPr>
          <w:rStyle w:val="a6"/>
          <w:rFonts w:cs="Times New Roman"/>
          <w:bCs w:val="0"/>
          <w:sz w:val="24"/>
          <w:szCs w:val="24"/>
          <w:lang w:val="en-US"/>
        </w:rPr>
        <w:t>,</w:t>
      </w:r>
      <w:r>
        <w:rPr>
          <w:rStyle w:val="a6"/>
          <w:rFonts w:cs="Times New Roman"/>
          <w:bCs w:val="0"/>
          <w:sz w:val="24"/>
          <w:szCs w:val="24"/>
          <w:lang w:val="en-US"/>
        </w:rPr>
        <w:t xml:space="preserve"> </w:t>
      </w:r>
      <w:r w:rsidR="000E39D3" w:rsidRPr="00BA3694">
        <w:rPr>
          <w:rStyle w:val="a6"/>
          <w:b w:val="0"/>
          <w:iCs/>
          <w:sz w:val="24"/>
          <w:szCs w:val="24"/>
          <w:lang w:val="en-US"/>
        </w:rPr>
        <w:t>Bauman Moscow State Technical University, Moscow</w:t>
      </w:r>
      <w:r w:rsidR="000E39D3" w:rsidRPr="000E39D3">
        <w:rPr>
          <w:rStyle w:val="a6"/>
          <w:b w:val="0"/>
          <w:iCs/>
          <w:sz w:val="24"/>
          <w:szCs w:val="24"/>
          <w:lang w:val="en-US"/>
        </w:rPr>
        <w:t xml:space="preserve">, </w:t>
      </w:r>
      <w:r w:rsidR="000E39D3" w:rsidRPr="00727BE7">
        <w:rPr>
          <w:rStyle w:val="a6"/>
          <w:b w:val="0"/>
          <w:iCs/>
          <w:sz w:val="24"/>
          <w:szCs w:val="24"/>
          <w:lang w:val="en-US"/>
        </w:rPr>
        <w:t>parotkinama</w:t>
      </w:r>
      <w:r w:rsidR="000E39D3" w:rsidRPr="000E39D3">
        <w:rPr>
          <w:rStyle w:val="a6"/>
          <w:b w:val="0"/>
          <w:iCs/>
          <w:sz w:val="24"/>
          <w:szCs w:val="24"/>
          <w:lang w:val="en-US"/>
        </w:rPr>
        <w:t>@</w:t>
      </w:r>
      <w:r w:rsidR="000E39D3" w:rsidRPr="00727BE7">
        <w:rPr>
          <w:rStyle w:val="a6"/>
          <w:b w:val="0"/>
          <w:iCs/>
          <w:sz w:val="24"/>
          <w:szCs w:val="24"/>
          <w:lang w:val="en-US"/>
        </w:rPr>
        <w:t>bmstu</w:t>
      </w:r>
      <w:r w:rsidR="000E39D3" w:rsidRPr="000E39D3">
        <w:rPr>
          <w:rStyle w:val="a6"/>
          <w:b w:val="0"/>
          <w:iCs/>
          <w:sz w:val="24"/>
          <w:szCs w:val="24"/>
          <w:lang w:val="en-US"/>
        </w:rPr>
        <w:t>.</w:t>
      </w:r>
      <w:r w:rsidR="000E39D3" w:rsidRPr="00727BE7">
        <w:rPr>
          <w:rStyle w:val="a6"/>
          <w:b w:val="0"/>
          <w:iCs/>
          <w:sz w:val="24"/>
          <w:szCs w:val="24"/>
          <w:lang w:val="en-US"/>
        </w:rPr>
        <w:t>ru</w:t>
      </w:r>
    </w:p>
    <w:p w:rsidR="000E39D3" w:rsidRPr="000E39D3" w:rsidRDefault="00873809" w:rsidP="00BA3694">
      <w:pPr>
        <w:pStyle w:val="a7"/>
        <w:spacing w:line="360" w:lineRule="auto"/>
        <w:ind w:left="-426"/>
        <w:jc w:val="both"/>
        <w:rPr>
          <w:rStyle w:val="a6"/>
          <w:b w:val="0"/>
          <w:iCs/>
          <w:sz w:val="24"/>
          <w:szCs w:val="24"/>
          <w:lang w:val="en-US"/>
        </w:rPr>
      </w:pPr>
      <w:proofErr w:type="gramStart"/>
      <w:r w:rsidRPr="00873809">
        <w:rPr>
          <w:rStyle w:val="a6"/>
          <w:iCs/>
          <w:sz w:val="24"/>
          <w:szCs w:val="24"/>
          <w:lang w:val="en-US"/>
        </w:rPr>
        <w:t>Annotation</w:t>
      </w:r>
      <w:r>
        <w:rPr>
          <w:rStyle w:val="a6"/>
          <w:b w:val="0"/>
          <w:iCs/>
          <w:sz w:val="24"/>
          <w:szCs w:val="24"/>
        </w:rPr>
        <w:t>.</w:t>
      </w:r>
      <w:proofErr w:type="gramEnd"/>
      <w:r w:rsidRPr="00873809">
        <w:rPr>
          <w:rStyle w:val="a6"/>
          <w:b w:val="0"/>
          <w:iCs/>
          <w:sz w:val="24"/>
          <w:szCs w:val="24"/>
          <w:lang w:val="en-US"/>
        </w:rPr>
        <w:t xml:space="preserve"> </w:t>
      </w:r>
      <w:r w:rsidR="000E39D3" w:rsidRPr="000E39D3">
        <w:rPr>
          <w:rStyle w:val="a6"/>
          <w:b w:val="0"/>
          <w:iCs/>
          <w:sz w:val="24"/>
          <w:szCs w:val="24"/>
          <w:lang w:val="en-US"/>
        </w:rPr>
        <w:t>The development of a finite element model of an indenter-sample system taking into account viscoelastic behavior is described. The modeling results are compared with experimental data to identify the mechanical properties of the material.</w:t>
      </w:r>
    </w:p>
    <w:p w:rsidR="000E39D3" w:rsidRPr="00873809" w:rsidRDefault="000E39D3" w:rsidP="00BA3694">
      <w:pPr>
        <w:pStyle w:val="a7"/>
        <w:spacing w:line="360" w:lineRule="auto"/>
        <w:ind w:left="-426"/>
        <w:jc w:val="both"/>
        <w:rPr>
          <w:rStyle w:val="a6"/>
          <w:rFonts w:cs="Times New Roman"/>
          <w:b w:val="0"/>
          <w:bCs w:val="0"/>
          <w:sz w:val="24"/>
          <w:szCs w:val="24"/>
          <w:lang w:val="en-US"/>
        </w:rPr>
      </w:pPr>
      <w:r w:rsidRPr="000E39D3">
        <w:rPr>
          <w:rStyle w:val="a6"/>
          <w:rFonts w:cs="Times New Roman"/>
          <w:bCs w:val="0"/>
          <w:sz w:val="24"/>
          <w:szCs w:val="24"/>
          <w:lang w:val="en-US"/>
        </w:rPr>
        <w:t xml:space="preserve">Keywords: </w:t>
      </w:r>
      <w:r w:rsidRPr="000E39D3">
        <w:rPr>
          <w:rStyle w:val="a6"/>
          <w:rFonts w:cs="Times New Roman"/>
          <w:b w:val="0"/>
          <w:bCs w:val="0"/>
          <w:sz w:val="24"/>
          <w:szCs w:val="24"/>
          <w:lang w:val="en-US"/>
        </w:rPr>
        <w:t>finite element model, database, modeling</w:t>
      </w:r>
    </w:p>
    <w:p w:rsidR="000E39D3" w:rsidRPr="000E39D3" w:rsidRDefault="000E39D3" w:rsidP="000E39D3">
      <w:pPr>
        <w:pStyle w:val="a7"/>
        <w:spacing w:line="360" w:lineRule="auto"/>
        <w:ind w:left="-426"/>
        <w:jc w:val="both"/>
        <w:rPr>
          <w:rStyle w:val="a6"/>
          <w:rFonts w:cs="Times New Roman"/>
          <w:bCs w:val="0"/>
          <w:sz w:val="24"/>
          <w:szCs w:val="24"/>
          <w:lang w:val="en-US"/>
        </w:rPr>
      </w:pPr>
      <w:r w:rsidRPr="000E39D3">
        <w:rPr>
          <w:rStyle w:val="a6"/>
          <w:rFonts w:cs="Times New Roman"/>
          <w:bCs w:val="0"/>
          <w:sz w:val="24"/>
          <w:szCs w:val="24"/>
          <w:lang w:val="en-US"/>
        </w:rPr>
        <w:t>References</w:t>
      </w:r>
    </w:p>
    <w:p w:rsidR="000E39D3" w:rsidRPr="00BB4C03" w:rsidRDefault="00BB4C03" w:rsidP="000E39D3">
      <w:pPr>
        <w:pStyle w:val="a7"/>
        <w:spacing w:line="360" w:lineRule="auto"/>
        <w:ind w:left="-426"/>
        <w:jc w:val="both"/>
        <w:rPr>
          <w:rStyle w:val="a6"/>
          <w:rFonts w:cs="Times New Roman"/>
          <w:b w:val="0"/>
          <w:bCs w:val="0"/>
          <w:sz w:val="24"/>
          <w:szCs w:val="24"/>
          <w:lang w:val="en-US"/>
        </w:rPr>
      </w:pPr>
      <w:r>
        <w:rPr>
          <w:rStyle w:val="a6"/>
          <w:rFonts w:cs="Times New Roman"/>
          <w:b w:val="0"/>
          <w:bCs w:val="0"/>
          <w:sz w:val="24"/>
          <w:szCs w:val="24"/>
          <w:lang w:val="en-US"/>
        </w:rPr>
        <w:t>1.</w:t>
      </w:r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0E39D3"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Golovin</w:t>
      </w:r>
      <w:proofErr w:type="spellEnd"/>
      <w:r w:rsidR="000E39D3"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="000E39D3"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Yu.I</w:t>
      </w:r>
      <w:proofErr w:type="spellEnd"/>
      <w:r w:rsidR="000E39D3"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. </w:t>
      </w:r>
      <w:proofErr w:type="gramStart"/>
      <w:r w:rsidR="000E39D3"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Introduction to nanotechnology.</w:t>
      </w:r>
      <w:proofErr w:type="gramEnd"/>
      <w:r w:rsidR="000E39D3"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Moscow, </w:t>
      </w:r>
      <w:proofErr w:type="spellStart"/>
      <w:r w:rsidR="000E39D3"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Mashinostroenie</w:t>
      </w:r>
      <w:proofErr w:type="spellEnd"/>
      <w:r w:rsidR="000E39D3"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, 2007. </w:t>
      </w:r>
      <w:proofErr w:type="gramStart"/>
      <w:r w:rsidR="000E39D3"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496 p.</w:t>
      </w:r>
      <w:proofErr w:type="gramEnd"/>
    </w:p>
    <w:p w:rsidR="000E39D3" w:rsidRDefault="00BB4C03" w:rsidP="000E39D3">
      <w:pPr>
        <w:pStyle w:val="a7"/>
        <w:spacing w:line="360" w:lineRule="auto"/>
        <w:ind w:left="-426"/>
        <w:jc w:val="both"/>
        <w:rPr>
          <w:rStyle w:val="a6"/>
          <w:rFonts w:cs="Times New Roman"/>
          <w:b w:val="0"/>
          <w:bCs w:val="0"/>
          <w:sz w:val="24"/>
          <w:szCs w:val="24"/>
        </w:rPr>
      </w:pPr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lastRenderedPageBreak/>
        <w:t>2.</w:t>
      </w:r>
      <w:r w:rsidRPr="00BB4C03">
        <w:rPr>
          <w:rStyle w:val="a6"/>
          <w:rFonts w:cs="Times New Roman"/>
          <w:bCs w:val="0"/>
          <w:sz w:val="24"/>
          <w:szCs w:val="24"/>
          <w:lang w:val="en-US"/>
        </w:rPr>
        <w:t xml:space="preserve"> </w:t>
      </w:r>
      <w:proofErr w:type="spell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Syngellakis</w:t>
      </w:r>
      <w:proofErr w:type="spellEnd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S., </w:t>
      </w:r>
      <w:proofErr w:type="spell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Habbab</w:t>
      </w:r>
      <w:proofErr w:type="spellEnd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H., Mellor B. Finite element simulation of spherical indentation experiments // </w:t>
      </w:r>
      <w:proofErr w:type="gram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The</w:t>
      </w:r>
      <w:proofErr w:type="gramEnd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international journal of computational methods and experimental measurements 6(4), 749–763 (2017).</w:t>
      </w:r>
    </w:p>
    <w:p w:rsidR="00BB4C03" w:rsidRPr="00BB4C03" w:rsidRDefault="00BB4C03" w:rsidP="00BB4C03">
      <w:pPr>
        <w:pStyle w:val="a7"/>
        <w:spacing w:line="360" w:lineRule="auto"/>
        <w:ind w:left="-426"/>
        <w:jc w:val="both"/>
        <w:rPr>
          <w:rStyle w:val="a6"/>
          <w:rFonts w:cs="Times New Roman"/>
          <w:b w:val="0"/>
          <w:bCs w:val="0"/>
          <w:sz w:val="24"/>
          <w:szCs w:val="24"/>
          <w:lang w:val="en-US"/>
        </w:rPr>
      </w:pPr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3. </w:t>
      </w:r>
      <w:proofErr w:type="spell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Murashov</w:t>
      </w:r>
      <w:proofErr w:type="spellEnd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M. V. Numerical modeling of thermomechanical contact of hardened rough surfaces: Diss</w:t>
      </w:r>
      <w:proofErr w:type="gram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. ...</w:t>
      </w:r>
      <w:proofErr w:type="gramEnd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</w:t>
      </w:r>
      <w:proofErr w:type="gram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Doctor of Engineering Sciences.</w:t>
      </w:r>
      <w:proofErr w:type="gramEnd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</w:t>
      </w:r>
      <w:proofErr w:type="gram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Moscow, 2020.</w:t>
      </w:r>
      <w:proofErr w:type="gramEnd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</w:t>
      </w:r>
      <w:proofErr w:type="gram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324 p.</w:t>
      </w:r>
      <w:proofErr w:type="gramEnd"/>
    </w:p>
    <w:p w:rsidR="00BB4C03" w:rsidRPr="00BB4C03" w:rsidRDefault="00BB4C03" w:rsidP="00BB4C03">
      <w:pPr>
        <w:pStyle w:val="a7"/>
        <w:spacing w:line="360" w:lineRule="auto"/>
        <w:ind w:left="-426"/>
        <w:jc w:val="both"/>
        <w:rPr>
          <w:rStyle w:val="a6"/>
          <w:rFonts w:cs="Times New Roman"/>
          <w:b w:val="0"/>
          <w:bCs w:val="0"/>
          <w:sz w:val="24"/>
          <w:szCs w:val="24"/>
        </w:rPr>
      </w:pPr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4. </w:t>
      </w:r>
      <w:proofErr w:type="spell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Vydrin</w:t>
      </w:r>
      <w:proofErr w:type="spellEnd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A. V., </w:t>
      </w:r>
      <w:proofErr w:type="spell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Krasikov</w:t>
      </w:r>
      <w:proofErr w:type="spellEnd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A. V., Korsakov A. A., </w:t>
      </w:r>
      <w:proofErr w:type="spellStart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>Geim</w:t>
      </w:r>
      <w:proofErr w:type="spellEnd"/>
      <w:r w:rsidRPr="00BB4C03">
        <w:rPr>
          <w:rStyle w:val="a6"/>
          <w:rFonts w:cs="Times New Roman"/>
          <w:b w:val="0"/>
          <w:bCs w:val="0"/>
          <w:sz w:val="24"/>
          <w:szCs w:val="24"/>
          <w:lang w:val="en-US"/>
        </w:rPr>
        <w:t xml:space="preserve"> E. A. Functional properties of resistance to plastic deformation of 12Kh18N10T steel // News of Universities. </w:t>
      </w:r>
      <w:proofErr w:type="spellStart"/>
      <w:r w:rsidRPr="00BB4C03">
        <w:rPr>
          <w:rStyle w:val="a6"/>
          <w:rFonts w:cs="Times New Roman"/>
          <w:b w:val="0"/>
          <w:bCs w:val="0"/>
          <w:sz w:val="24"/>
          <w:szCs w:val="24"/>
        </w:rPr>
        <w:t>Ferrous</w:t>
      </w:r>
      <w:proofErr w:type="spellEnd"/>
      <w:r w:rsidRPr="00BB4C03">
        <w:rPr>
          <w:rStyle w:val="a6"/>
          <w:rFonts w:cs="Times New Roman"/>
          <w:b w:val="0"/>
          <w:bCs w:val="0"/>
          <w:sz w:val="24"/>
          <w:szCs w:val="24"/>
        </w:rPr>
        <w:t xml:space="preserve"> </w:t>
      </w:r>
      <w:proofErr w:type="spellStart"/>
      <w:r w:rsidRPr="00BB4C03">
        <w:rPr>
          <w:rStyle w:val="a6"/>
          <w:rFonts w:cs="Times New Roman"/>
          <w:b w:val="0"/>
          <w:bCs w:val="0"/>
          <w:sz w:val="24"/>
          <w:szCs w:val="24"/>
        </w:rPr>
        <w:t>Metallurgy</w:t>
      </w:r>
      <w:proofErr w:type="spellEnd"/>
      <w:r w:rsidRPr="00BB4C03">
        <w:rPr>
          <w:rStyle w:val="a6"/>
          <w:rFonts w:cs="Times New Roman"/>
          <w:b w:val="0"/>
          <w:bCs w:val="0"/>
          <w:sz w:val="24"/>
          <w:szCs w:val="24"/>
        </w:rPr>
        <w:t>. 2024. 67(6):665–670. https://doi.org/10.17073/0368-0797-2024-6-665-670</w:t>
      </w:r>
    </w:p>
    <w:sectPr w:rsidR="00BB4C03" w:rsidRPr="00BB4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104A2"/>
    <w:multiLevelType w:val="hybridMultilevel"/>
    <w:tmpl w:val="8234ABA8"/>
    <w:lvl w:ilvl="0" w:tplc="F17CAC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4EA"/>
    <w:rsid w:val="00056CD9"/>
    <w:rsid w:val="000E39D3"/>
    <w:rsid w:val="00164749"/>
    <w:rsid w:val="002372ED"/>
    <w:rsid w:val="003E6A1F"/>
    <w:rsid w:val="004E24EA"/>
    <w:rsid w:val="007255D7"/>
    <w:rsid w:val="00727BE7"/>
    <w:rsid w:val="00791CCE"/>
    <w:rsid w:val="007C5E81"/>
    <w:rsid w:val="00873809"/>
    <w:rsid w:val="00BA3694"/>
    <w:rsid w:val="00BB4C03"/>
    <w:rsid w:val="00FB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24EA"/>
    <w:rPr>
      <w:rFonts w:ascii="Calibri" w:eastAsia="Calibri" w:hAnsi="Calibri" w:cs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aliases w:val="Подпись под рисунком"/>
    <w:basedOn w:val="a"/>
    <w:next w:val="a"/>
    <w:uiPriority w:val="35"/>
    <w:unhideWhenUsed/>
    <w:qFormat/>
    <w:rsid w:val="00164749"/>
    <w:pPr>
      <w:spacing w:line="240" w:lineRule="auto"/>
      <w:ind w:firstLine="709"/>
      <w:jc w:val="both"/>
    </w:pPr>
    <w:rPr>
      <w:b/>
      <w:bCs/>
      <w:szCs w:val="18"/>
    </w:rPr>
  </w:style>
  <w:style w:type="paragraph" w:styleId="a4">
    <w:name w:val="Normal (Web)"/>
    <w:basedOn w:val="a"/>
    <w:uiPriority w:val="99"/>
    <w:unhideWhenUsed/>
    <w:rsid w:val="004E24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Emphasis"/>
    <w:uiPriority w:val="20"/>
    <w:qFormat/>
    <w:rsid w:val="004E24EA"/>
    <w:rPr>
      <w:i/>
      <w:iCs/>
    </w:rPr>
  </w:style>
  <w:style w:type="character" w:styleId="a6">
    <w:name w:val="Strong"/>
    <w:uiPriority w:val="22"/>
    <w:qFormat/>
    <w:rsid w:val="004E24EA"/>
    <w:rPr>
      <w:b/>
      <w:bCs/>
    </w:rPr>
  </w:style>
  <w:style w:type="paragraph" w:styleId="a7">
    <w:name w:val="List Paragraph"/>
    <w:basedOn w:val="a"/>
    <w:uiPriority w:val="34"/>
    <w:qFormat/>
    <w:rsid w:val="00727BE7"/>
    <w:pPr>
      <w:ind w:left="720"/>
      <w:contextualSpacing/>
    </w:pPr>
    <w:rPr>
      <w:rFonts w:ascii="Times New Roman" w:eastAsiaTheme="minorHAnsi" w:hAnsi="Times New Roman" w:cstheme="minorBidi"/>
      <w:sz w:val="28"/>
      <w:lang w:eastAsia="ru-RU"/>
    </w:rPr>
  </w:style>
  <w:style w:type="character" w:styleId="a8">
    <w:name w:val="annotation reference"/>
    <w:basedOn w:val="a0"/>
    <w:uiPriority w:val="99"/>
    <w:semiHidden/>
    <w:unhideWhenUsed/>
    <w:rsid w:val="00727BE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727BE7"/>
    <w:pPr>
      <w:spacing w:line="240" w:lineRule="auto"/>
    </w:pPr>
    <w:rPr>
      <w:rFonts w:ascii="Times New Roman" w:eastAsiaTheme="minorHAnsi" w:hAnsi="Times New Roman" w:cstheme="minorBidi"/>
      <w:sz w:val="20"/>
      <w:szCs w:val="20"/>
      <w:lang w:eastAsia="ru-RU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727BE7"/>
    <w:rPr>
      <w:rFonts w:ascii="Times New Roman" w:hAnsi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24EA"/>
    <w:rPr>
      <w:rFonts w:ascii="Calibri" w:eastAsia="Calibri" w:hAnsi="Calibri" w:cs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aliases w:val="Подпись под рисунком"/>
    <w:basedOn w:val="a"/>
    <w:next w:val="a"/>
    <w:uiPriority w:val="35"/>
    <w:unhideWhenUsed/>
    <w:qFormat/>
    <w:rsid w:val="00164749"/>
    <w:pPr>
      <w:spacing w:line="240" w:lineRule="auto"/>
      <w:ind w:firstLine="709"/>
      <w:jc w:val="both"/>
    </w:pPr>
    <w:rPr>
      <w:b/>
      <w:bCs/>
      <w:szCs w:val="18"/>
    </w:rPr>
  </w:style>
  <w:style w:type="paragraph" w:styleId="a4">
    <w:name w:val="Normal (Web)"/>
    <w:basedOn w:val="a"/>
    <w:uiPriority w:val="99"/>
    <w:unhideWhenUsed/>
    <w:rsid w:val="004E24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Emphasis"/>
    <w:uiPriority w:val="20"/>
    <w:qFormat/>
    <w:rsid w:val="004E24EA"/>
    <w:rPr>
      <w:i/>
      <w:iCs/>
    </w:rPr>
  </w:style>
  <w:style w:type="character" w:styleId="a6">
    <w:name w:val="Strong"/>
    <w:uiPriority w:val="22"/>
    <w:qFormat/>
    <w:rsid w:val="004E24EA"/>
    <w:rPr>
      <w:b/>
      <w:bCs/>
    </w:rPr>
  </w:style>
  <w:style w:type="paragraph" w:styleId="a7">
    <w:name w:val="List Paragraph"/>
    <w:basedOn w:val="a"/>
    <w:uiPriority w:val="34"/>
    <w:qFormat/>
    <w:rsid w:val="00727BE7"/>
    <w:pPr>
      <w:ind w:left="720"/>
      <w:contextualSpacing/>
    </w:pPr>
    <w:rPr>
      <w:rFonts w:ascii="Times New Roman" w:eastAsiaTheme="minorHAnsi" w:hAnsi="Times New Roman" w:cstheme="minorBidi"/>
      <w:sz w:val="28"/>
      <w:lang w:eastAsia="ru-RU"/>
    </w:rPr>
  </w:style>
  <w:style w:type="character" w:styleId="a8">
    <w:name w:val="annotation reference"/>
    <w:basedOn w:val="a0"/>
    <w:uiPriority w:val="99"/>
    <w:semiHidden/>
    <w:unhideWhenUsed/>
    <w:rsid w:val="00727BE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727BE7"/>
    <w:pPr>
      <w:spacing w:line="240" w:lineRule="auto"/>
    </w:pPr>
    <w:rPr>
      <w:rFonts w:ascii="Times New Roman" w:eastAsiaTheme="minorHAnsi" w:hAnsi="Times New Roman" w:cstheme="minorBidi"/>
      <w:sz w:val="20"/>
      <w:szCs w:val="20"/>
      <w:lang w:eastAsia="ru-RU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727BE7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0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tatjana</dc:creator>
  <cp:lastModifiedBy>tatjana</cp:lastModifiedBy>
  <cp:revision>3</cp:revision>
  <dcterms:created xsi:type="dcterms:W3CDTF">2025-09-30T19:52:00Z</dcterms:created>
  <dcterms:modified xsi:type="dcterms:W3CDTF">2025-09-30T20:27:00Z</dcterms:modified>
</cp:coreProperties>
</file>